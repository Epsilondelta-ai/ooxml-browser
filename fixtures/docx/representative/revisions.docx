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Stable text</w:t>
      </w:r>
      <w:ins w:id="10" w:author="Codex" w:date="2026-03-28T00:00:00Z">
        <w:r>
          <w:t>Inserted text</w:t>
        </w:r>
      </w:ins>
      <w:del w:id="11" w:author="Codex" w:date="2026-03-28T00:00:01Z">
        <w:r>
          <w:delText>Deleted text</w:delText>
        </w:r>
      </w:del>
    </w:p>
  </w:body>
</w:document>
</file>